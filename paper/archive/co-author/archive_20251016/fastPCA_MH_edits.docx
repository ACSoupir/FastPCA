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6DFD5F" w14:textId="77777777" w:rsidR="00D95462" w:rsidRPr="00D95462" w:rsidRDefault="00D95462" w:rsidP="00D95462">
      <w:pPr>
        <w:rPr>
          <w:b/>
          <w:bCs/>
        </w:rPr>
      </w:pPr>
      <w:r w:rsidRPr="00D95462">
        <w:rPr>
          <w:b/>
          <w:bCs/>
        </w:rPr>
        <w:t>Summary</w:t>
      </w:r>
    </w:p>
    <w:p w14:paraId="389DEA5F" w14:textId="77777777" w:rsidR="00D95462" w:rsidRPr="00D95462" w:rsidRDefault="00D95462" w:rsidP="00D95462">
      <w:r w:rsidRPr="00D95462">
        <w:t xml:space="preserve">The </w:t>
      </w:r>
      <w:proofErr w:type="spellStart"/>
      <w:r w:rsidRPr="00D95462">
        <w:t>FastPCA</w:t>
      </w:r>
      <w:proofErr w:type="spellEnd"/>
      <w:r w:rsidRPr="00D95462">
        <w:t xml:space="preserve"> package provides an interface to optimized matrix multiplication libraries</w:t>
      </w:r>
    </w:p>
    <w:p w14:paraId="1D351595" w14:textId="77777777" w:rsidR="00D95462" w:rsidRPr="00D95462" w:rsidRDefault="00D95462" w:rsidP="00D95462">
      <w:r w:rsidRPr="00D95462">
        <w:t>(</w:t>
      </w:r>
      <w:proofErr w:type="spellStart"/>
      <w:r w:rsidRPr="00D95462">
        <w:t>libtorch</w:t>
      </w:r>
      <w:proofErr w:type="spellEnd"/>
      <w:r w:rsidRPr="00D95462">
        <w:t xml:space="preserve">) for the purpose of singular value decomposition. Using </w:t>
      </w:r>
      <w:proofErr w:type="spellStart"/>
      <w:r w:rsidRPr="00D95462">
        <w:t>FastPCA</w:t>
      </w:r>
      <w:proofErr w:type="spellEnd"/>
      <w:r w:rsidRPr="00D95462">
        <w:t xml:space="preserve"> to perform</w:t>
      </w:r>
    </w:p>
    <w:p w14:paraId="1889AB28" w14:textId="61D572EF" w:rsidR="00D95462" w:rsidRPr="00D95462" w:rsidRDefault="00D95462" w:rsidP="00D95462">
      <w:r w:rsidRPr="00D95462">
        <w:t xml:space="preserve">randomized singular value decomposition (SVD) drastically reduces </w:t>
      </w:r>
      <w:del w:id="0" w:author="Hayes, Mitchell T" w:date="2025-10-15T06:17:00Z" w16du:dateUtc="2025-10-15T10:17:00Z">
        <w:r w:rsidRPr="00D95462" w:rsidDel="00D95462">
          <w:delText xml:space="preserve">the </w:delText>
        </w:r>
      </w:del>
      <w:ins w:id="1" w:author="Hayes, Mitchell T" w:date="2025-10-15T06:17:00Z" w16du:dateUtc="2025-10-15T10:17:00Z">
        <w:r>
          <w:t>computational</w:t>
        </w:r>
        <w:r w:rsidRPr="00D95462">
          <w:t xml:space="preserve"> </w:t>
        </w:r>
      </w:ins>
      <w:r w:rsidRPr="00D95462">
        <w:t>time. Developed</w:t>
      </w:r>
    </w:p>
    <w:p w14:paraId="7477CF95" w14:textId="30997386" w:rsidR="00D95462" w:rsidRPr="00D95462" w:rsidRDefault="00D95462" w:rsidP="00D95462">
      <w:r w:rsidRPr="00D95462">
        <w:t>for biological data such as single-cell RNA-seq</w:t>
      </w:r>
      <w:ins w:id="2" w:author="Hayes, Mitchell T" w:date="2025-10-15T06:17:00Z" w16du:dateUtc="2025-10-15T10:17:00Z">
        <w:r>
          <w:t>uencing</w:t>
        </w:r>
      </w:ins>
      <w:r w:rsidRPr="00D95462">
        <w:t>, spatial transcriptomics, or matrix-assisted</w:t>
      </w:r>
    </w:p>
    <w:p w14:paraId="33636DDB" w14:textId="160AB292" w:rsidR="00D95462" w:rsidRPr="00D95462" w:rsidRDefault="00D95462" w:rsidP="00D95462">
      <w:r w:rsidRPr="00D95462">
        <w:t>laser desorption/ionization</w:t>
      </w:r>
      <w:ins w:id="3" w:author="Hayes, Mitchell T" w:date="2025-10-15T06:18:00Z" w16du:dateUtc="2025-10-15T10:18:00Z">
        <w:r>
          <w:t xml:space="preserve"> (MALDI) </w:t>
        </w:r>
      </w:ins>
      <w:ins w:id="4" w:author="Hayes, Mitchell T" w:date="2025-10-15T06:19:00Z" w16du:dateUtc="2025-10-15T10:19:00Z">
        <w:r>
          <w:t>imaging</w:t>
        </w:r>
      </w:ins>
      <w:r w:rsidRPr="00D95462">
        <w:t xml:space="preserve">, </w:t>
      </w:r>
      <w:proofErr w:type="spellStart"/>
      <w:r w:rsidRPr="00D95462">
        <w:t>FastPCA</w:t>
      </w:r>
      <w:proofErr w:type="spellEnd"/>
      <w:r w:rsidRPr="00D95462">
        <w:t xml:space="preserve"> can accurately identify the top singular values in</w:t>
      </w:r>
    </w:p>
    <w:p w14:paraId="087A459A" w14:textId="77777777" w:rsidR="00D95462" w:rsidRPr="00D95462" w:rsidRDefault="00D95462" w:rsidP="00D95462">
      <w:r w:rsidRPr="00D95462">
        <w:t>high dimensional data.</w:t>
      </w:r>
    </w:p>
    <w:p w14:paraId="55CCCCA8" w14:textId="77777777" w:rsidR="00D95462" w:rsidRPr="00D95462" w:rsidRDefault="00D95462" w:rsidP="00D95462">
      <w:pPr>
        <w:rPr>
          <w:b/>
          <w:bCs/>
        </w:rPr>
      </w:pPr>
      <w:r w:rsidRPr="00D95462">
        <w:rPr>
          <w:b/>
          <w:bCs/>
        </w:rPr>
        <w:t>Statement of Need</w:t>
      </w:r>
    </w:p>
    <w:p w14:paraId="2CD42D36" w14:textId="75CBB933" w:rsidR="00D95462" w:rsidRPr="00D95462" w:rsidRDefault="00D95462" w:rsidP="00D95462">
      <w:del w:id="5" w:author="Hayes, Mitchell T" w:date="2025-10-15T06:23:00Z" w16du:dateUtc="2025-10-15T10:23:00Z">
        <w:r w:rsidRPr="00D95462" w:rsidDel="00D95462">
          <w:delText>The scale of biological data has increased substantially in recent years</w:delText>
        </w:r>
      </w:del>
      <w:ins w:id="6" w:author="Hayes, Mitchell T" w:date="2025-10-15T06:24:00Z" w16du:dateUtc="2025-10-15T10:24:00Z">
        <w:r w:rsidR="007A2F30">
          <w:t>Over the last decade, a</w:t>
        </w:r>
      </w:ins>
      <w:ins w:id="7" w:author="Hayes, Mitchell T" w:date="2025-10-15T06:23:00Z" w16du:dateUtc="2025-10-15T10:23:00Z">
        <w:r>
          <w:t xml:space="preserve">dvances in single-cell and spatial profiling technologies </w:t>
        </w:r>
        <w:proofErr w:type="gramStart"/>
        <w:r>
          <w:t>has</w:t>
        </w:r>
        <w:proofErr w:type="gramEnd"/>
        <w:r>
          <w:t xml:space="preserve"> dramatically increased the scale and resolution of biological data</w:t>
        </w:r>
      </w:ins>
      <w:r w:rsidRPr="00D95462">
        <w:t xml:space="preserve"> (Lim, Wang, </w:t>
      </w:r>
      <w:proofErr w:type="spellStart"/>
      <w:r w:rsidRPr="00D95462">
        <w:t>Buzdin</w:t>
      </w:r>
      <w:proofErr w:type="spellEnd"/>
      <w:r w:rsidRPr="00D95462">
        <w:t>,</w:t>
      </w:r>
    </w:p>
    <w:p w14:paraId="62D744D6" w14:textId="2A0FF55B" w:rsidR="00D95462" w:rsidRPr="00D95462" w:rsidDel="007A2F30" w:rsidRDefault="00D95462" w:rsidP="00D95462">
      <w:pPr>
        <w:rPr>
          <w:del w:id="8" w:author="Hayes, Mitchell T" w:date="2025-10-15T06:26:00Z" w16du:dateUtc="2025-10-15T10:26:00Z"/>
        </w:rPr>
      </w:pPr>
      <w:r w:rsidRPr="00D95462">
        <w:t xml:space="preserve">&amp; Li (2025)). </w:t>
      </w:r>
      <w:del w:id="9" w:author="Hayes, Mitchell T" w:date="2025-10-15T06:26:00Z" w16du:dateUtc="2025-10-15T10:26:00Z">
        <w:r w:rsidRPr="00D95462" w:rsidDel="007A2F30">
          <w:delText>Advances in single-cell technologies and spatially resolved assays such as</w:delText>
        </w:r>
      </w:del>
    </w:p>
    <w:p w14:paraId="7778A5DF" w14:textId="786E56F4" w:rsidR="00D95462" w:rsidRPr="00D95462" w:rsidDel="007A2F30" w:rsidRDefault="00D95462" w:rsidP="00D95462">
      <w:pPr>
        <w:rPr>
          <w:del w:id="10" w:author="Hayes, Mitchell T" w:date="2025-10-15T06:26:00Z" w16du:dateUtc="2025-10-15T10:26:00Z"/>
        </w:rPr>
      </w:pPr>
      <w:del w:id="11" w:author="Hayes, Mitchell T" w:date="2025-10-15T06:26:00Z" w16du:dateUtc="2025-10-15T10:26:00Z">
        <w:r w:rsidRPr="00D95462" w:rsidDel="007A2F30">
          <w:delText>matrix-assisted laser desorption/ionization (MALDI) imaging have enabled the collection</w:delText>
        </w:r>
      </w:del>
    </w:p>
    <w:p w14:paraId="6A805DEF" w14:textId="2FA9CBCA" w:rsidR="00D95462" w:rsidRPr="00D95462" w:rsidRDefault="00D95462" w:rsidP="007A2F30">
      <w:del w:id="12" w:author="Hayes, Mitchell T" w:date="2025-10-15T06:26:00Z" w16du:dateUtc="2025-10-15T10:26:00Z">
        <w:r w:rsidRPr="00D95462" w:rsidDel="007A2F30">
          <w:delText>of datasets with</w:delText>
        </w:r>
      </w:del>
      <w:ins w:id="13" w:author="Hayes, Mitchell T" w:date="2025-10-15T06:26:00Z" w16du:dateUtc="2025-10-15T10:26:00Z">
        <w:r w:rsidR="007A2F30">
          <w:t xml:space="preserve">Multiple </w:t>
        </w:r>
        <w:proofErr w:type="gramStart"/>
        <w:r w:rsidR="007A2F30">
          <w:t>c</w:t>
        </w:r>
      </w:ins>
      <w:ins w:id="14" w:author="Hayes, Mitchell T" w:date="2025-10-15T06:27:00Z" w16du:dateUtc="2025-10-15T10:27:00Z">
        <w:r w:rsidR="007A2F30">
          <w:t>ustom</w:t>
        </w:r>
        <w:proofErr w:type="gramEnd"/>
        <w:r w:rsidR="007A2F30">
          <w:t xml:space="preserve"> and commercially available technologies produce</w:t>
        </w:r>
      </w:ins>
      <w:r w:rsidRPr="00D95462">
        <w:t xml:space="preserve"> tens of thousands of </w:t>
      </w:r>
      <w:del w:id="15" w:author="Hayes, Mitchell T" w:date="2025-10-15T06:34:00Z" w16du:dateUtc="2025-10-15T10:34:00Z">
        <w:r w:rsidRPr="00D95462" w:rsidDel="007A2F30">
          <w:delText>cells or pixels</w:delText>
        </w:r>
      </w:del>
      <w:ins w:id="16" w:author="Hayes, Mitchell T" w:date="2025-10-15T06:34:00Z" w16du:dateUtc="2025-10-15T10:34:00Z">
        <w:r w:rsidR="007A2F30">
          <w:t xml:space="preserve">samples </w:t>
        </w:r>
        <w:r w:rsidR="007A2F30" w:rsidRPr="00D95462">
          <w:t xml:space="preserve">(i.e., spots, cells, pixels, </w:t>
        </w:r>
        <w:proofErr w:type="spellStart"/>
        <w:r w:rsidR="007A2F30" w:rsidRPr="00D95462">
          <w:t>etc</w:t>
        </w:r>
        <w:proofErr w:type="spellEnd"/>
        <w:r w:rsidR="007A2F30" w:rsidRPr="00D95462">
          <w:t>)</w:t>
        </w:r>
      </w:ins>
      <w:r w:rsidRPr="00D95462">
        <w:t xml:space="preserve"> and thousands of measured features</w:t>
      </w:r>
      <w:ins w:id="17" w:author="Hayes, Mitchell T" w:date="2025-10-15T06:33:00Z" w16du:dateUtc="2025-10-15T10:33:00Z">
        <w:r w:rsidR="007A2F30">
          <w:t xml:space="preserve"> </w:t>
        </w:r>
      </w:ins>
      <w:moveToRangeStart w:id="18" w:author="Hayes, Mitchell T" w:date="2025-10-15T06:33:00Z" w:name="move211402435"/>
      <w:moveTo w:id="19" w:author="Hayes, Mitchell T" w:date="2025-10-15T06:33:00Z" w16du:dateUtc="2025-10-15T10:33:00Z">
        <w:r w:rsidR="007A2F30" w:rsidRPr="00D95462">
          <w:t xml:space="preserve">(i.e., genes, peaks, </w:t>
        </w:r>
        <w:proofErr w:type="spellStart"/>
        <w:r w:rsidR="007A2F30" w:rsidRPr="00D95462">
          <w:t>etc</w:t>
        </w:r>
        <w:proofErr w:type="spellEnd"/>
        <w:r w:rsidR="007A2F30" w:rsidRPr="00D95462">
          <w:t>).</w:t>
        </w:r>
      </w:moveTo>
      <w:moveToRangeEnd w:id="18"/>
    </w:p>
    <w:p w14:paraId="59A098D4" w14:textId="69400D6B" w:rsidR="00D95462" w:rsidRPr="00D95462" w:rsidRDefault="00D95462" w:rsidP="00D95462">
      <w:r w:rsidRPr="00D95462">
        <w:t>per sample</w:t>
      </w:r>
      <w:ins w:id="20" w:author="Hayes, Mitchell T" w:date="2025-10-15T06:28:00Z" w16du:dateUtc="2025-10-15T10:28:00Z">
        <w:r w:rsidR="007A2F30">
          <w:t>, which can require tens to hundreds of gigabytes</w:t>
        </w:r>
      </w:ins>
      <w:del w:id="21" w:author="Hayes, Mitchell T" w:date="2025-10-15T06:29:00Z" w16du:dateUtc="2025-10-15T10:29:00Z">
        <w:r w:rsidRPr="00D95462" w:rsidDel="007A2F30">
          <w:delText xml:space="preserve"> </w:delText>
        </w:r>
      </w:del>
      <w:r w:rsidRPr="00D95462">
        <w:t>(Zaima, Hayasaka, Goto-Inoue, &amp; Setou (2010)). The current way that these</w:t>
      </w:r>
    </w:p>
    <w:p w14:paraId="0113D24A" w14:textId="77777777" w:rsidR="00D95462" w:rsidRPr="00D95462" w:rsidRDefault="00D95462" w:rsidP="00D95462">
      <w:r w:rsidRPr="00D95462">
        <w:t>data are processed in R is with dimensionality reduction bringing the feature space down</w:t>
      </w:r>
    </w:p>
    <w:p w14:paraId="7077091E" w14:textId="77777777" w:rsidR="00D95462" w:rsidRPr="00D95462" w:rsidRDefault="00D95462" w:rsidP="00D95462">
      <w:r w:rsidRPr="00D95462">
        <w:t xml:space="preserve">to tens or hundreds of features. However, this is typically done with packages like </w:t>
      </w:r>
      <w:proofErr w:type="spellStart"/>
      <w:r w:rsidRPr="00D95462">
        <w:t>irlba</w:t>
      </w:r>
      <w:proofErr w:type="spellEnd"/>
    </w:p>
    <w:p w14:paraId="21A5B27F" w14:textId="371F6528" w:rsidR="00D95462" w:rsidRPr="00D95462" w:rsidDel="007A2F30" w:rsidRDefault="00D95462" w:rsidP="00D95462">
      <w:pPr>
        <w:rPr>
          <w:del w:id="22" w:author="Hayes, Mitchell T" w:date="2025-10-15T06:29:00Z" w16du:dateUtc="2025-10-15T10:29:00Z"/>
        </w:rPr>
      </w:pPr>
      <w:r w:rsidRPr="00D95462">
        <w:t>(Baglama, Reichel, &amp; Lewis (2011)) where the process of identifying singular values is iterative</w:t>
      </w:r>
      <w:del w:id="23" w:author="Hayes, Mitchell T" w:date="2025-10-15T06:29:00Z" w16du:dateUtc="2025-10-15T10:29:00Z">
        <w:r w:rsidRPr="00D95462" w:rsidDel="007A2F30">
          <w:delText>,</w:delText>
        </w:r>
      </w:del>
    </w:p>
    <w:p w14:paraId="6CBD750C" w14:textId="40D04041" w:rsidR="00D95462" w:rsidRPr="00D95462" w:rsidDel="007A2F30" w:rsidRDefault="00D95462" w:rsidP="007A2F30">
      <w:pPr>
        <w:rPr>
          <w:del w:id="24" w:author="Hayes, Mitchell T" w:date="2025-10-15T06:30:00Z" w16du:dateUtc="2025-10-15T10:30:00Z"/>
        </w:rPr>
      </w:pPr>
      <w:del w:id="25" w:author="Hayes, Mitchell T" w:date="2025-10-15T06:29:00Z" w16du:dateUtc="2025-10-15T10:29:00Z">
        <w:r w:rsidRPr="00D95462" w:rsidDel="007A2F30">
          <w:delText>meaning</w:delText>
        </w:r>
      </w:del>
      <w:ins w:id="26" w:author="Hayes, Mitchell T" w:date="2025-10-15T06:29:00Z" w16du:dateUtc="2025-10-15T10:29:00Z">
        <w:r w:rsidR="007A2F30">
          <w:t xml:space="preserve"> and</w:t>
        </w:r>
      </w:ins>
      <w:r w:rsidRPr="00D95462">
        <w:t xml:space="preserve"> </w:t>
      </w:r>
      <w:proofErr w:type="gramStart"/>
      <w:r w:rsidRPr="00D95462">
        <w:t>single-thread</w:t>
      </w:r>
      <w:proofErr w:type="gramEnd"/>
      <w:r w:rsidRPr="00D95462">
        <w:t xml:space="preserve"> limited. </w:t>
      </w:r>
      <w:del w:id="27" w:author="Hayes, Mitchell T" w:date="2025-10-15T06:30:00Z" w16du:dateUtc="2025-10-15T10:30:00Z">
        <w:r w:rsidRPr="00D95462" w:rsidDel="007A2F30">
          <w:delText>There are faster packages like pcaone (Li, Meisner,</w:delText>
        </w:r>
      </w:del>
    </w:p>
    <w:p w14:paraId="3B402F11" w14:textId="277C4773" w:rsidR="00D95462" w:rsidRPr="00D95462" w:rsidRDefault="00D95462" w:rsidP="007A2F30">
      <w:del w:id="28" w:author="Hayes, Mitchell T" w:date="2025-10-15T06:30:00Z" w16du:dateUtc="2025-10-15T10:30:00Z">
        <w:r w:rsidRPr="00D95462" w:rsidDel="007A2F30">
          <w:delText>&amp; Albrechtsen (2023)) which provides an API for R</w:delText>
        </w:r>
      </w:del>
      <w:ins w:id="29" w:author="Hayes, Mitchell T" w:date="2025-10-15T06:30:00Z" w16du:dateUtc="2025-10-15T10:30:00Z">
        <w:r w:rsidR="007A2F30">
          <w:t xml:space="preserve"> Other packages</w:t>
        </w:r>
      </w:ins>
      <w:ins w:id="30" w:author="Hayes, Mitchell T" w:date="2025-10-15T06:31:00Z" w16du:dateUtc="2025-10-15T10:31:00Z">
        <w:r w:rsidR="007A2F30">
          <w:t xml:space="preserve"> can improve efficiency by</w:t>
        </w:r>
      </w:ins>
      <w:ins w:id="31" w:author="Hayes, Mitchell T" w:date="2025-10-15T06:30:00Z" w16du:dateUtc="2025-10-15T10:30:00Z">
        <w:r w:rsidR="007A2F30">
          <w:t xml:space="preserve"> leverag</w:t>
        </w:r>
      </w:ins>
      <w:ins w:id="32" w:author="Hayes, Mitchell T" w:date="2025-10-15T06:31:00Z" w16du:dateUtc="2025-10-15T10:31:00Z">
        <w:r w:rsidR="007A2F30">
          <w:t>ing</w:t>
        </w:r>
      </w:ins>
      <w:ins w:id="33" w:author="Hayes, Mitchell T" w:date="2025-10-15T06:30:00Z" w16du:dateUtc="2025-10-15T10:30:00Z">
        <w:r w:rsidR="007A2F30">
          <w:t xml:space="preserve"> an application prog</w:t>
        </w:r>
      </w:ins>
      <w:ins w:id="34" w:author="Hayes, Mitchell T" w:date="2025-10-15T06:31:00Z" w16du:dateUtc="2025-10-15T10:31:00Z">
        <w:r w:rsidR="007A2F30">
          <w:t xml:space="preserve">ramming interface for </w:t>
        </w:r>
        <w:proofErr w:type="gramStart"/>
        <w:r w:rsidR="007A2F30">
          <w:t>R</w:t>
        </w:r>
      </w:ins>
      <w:ins w:id="35" w:author="Hayes, Mitchell T" w:date="2025-10-15T06:30:00Z" w16du:dateUtc="2025-10-15T10:30:00Z">
        <w:r w:rsidR="007A2F30">
          <w:t xml:space="preserve"> </w:t>
        </w:r>
      </w:ins>
      <w:r w:rsidRPr="00D95462">
        <w:t>,</w:t>
      </w:r>
      <w:proofErr w:type="gramEnd"/>
      <w:r w:rsidRPr="00D95462">
        <w:t xml:space="preserve"> but </w:t>
      </w:r>
      <w:proofErr w:type="gramStart"/>
      <w:r w:rsidRPr="00D95462">
        <w:t>is</w:t>
      </w:r>
      <w:proofErr w:type="gramEnd"/>
      <w:r w:rsidRPr="00D95462">
        <w:t xml:space="preserve"> not multithreaded without</w:t>
      </w:r>
    </w:p>
    <w:p w14:paraId="285A739F" w14:textId="7B8099FB" w:rsidR="00D95462" w:rsidRPr="00D95462" w:rsidRDefault="00D95462" w:rsidP="00D95462">
      <w:r w:rsidRPr="00D95462">
        <w:lastRenderedPageBreak/>
        <w:t>modification to the source code</w:t>
      </w:r>
      <w:ins w:id="36" w:author="Hayes, Mitchell T" w:date="2025-10-15T06:31:00Z" w16du:dateUtc="2025-10-15T10:31:00Z">
        <w:r w:rsidR="007A2F30">
          <w:t xml:space="preserve"> (Li, Meisner, &amp; Albrechtsen (2023))</w:t>
        </w:r>
      </w:ins>
      <w:r w:rsidRPr="00D95462">
        <w:t xml:space="preserve">. The </w:t>
      </w:r>
      <w:proofErr w:type="spellStart"/>
      <w:r w:rsidRPr="00D95462">
        <w:t>qrpca</w:t>
      </w:r>
      <w:proofErr w:type="spellEnd"/>
      <w:r w:rsidRPr="00D95462">
        <w:t xml:space="preserve"> R package (Souza, </w:t>
      </w:r>
      <w:proofErr w:type="spellStart"/>
      <w:r w:rsidRPr="00D95462">
        <w:t>Quanfeng</w:t>
      </w:r>
      <w:proofErr w:type="spellEnd"/>
      <w:r w:rsidRPr="00D95462">
        <w:t>, Shen, Peng,</w:t>
      </w:r>
    </w:p>
    <w:p w14:paraId="31126970" w14:textId="77777777" w:rsidR="00D95462" w:rsidRPr="00D95462" w:rsidRDefault="00D95462" w:rsidP="00D95462">
      <w:r w:rsidRPr="00D95462">
        <w:t>&amp; Mu (2022)) uses the torch (</w:t>
      </w:r>
      <w:proofErr w:type="spellStart"/>
      <w:r w:rsidRPr="00D95462">
        <w:t>Falbel</w:t>
      </w:r>
      <w:proofErr w:type="spellEnd"/>
      <w:r w:rsidRPr="00D95462">
        <w:t xml:space="preserve"> &amp; </w:t>
      </w:r>
      <w:proofErr w:type="spellStart"/>
      <w:r w:rsidRPr="00D95462">
        <w:t>Luraschi</w:t>
      </w:r>
      <w:proofErr w:type="spellEnd"/>
      <w:r w:rsidRPr="00D95462">
        <w:t xml:space="preserve"> (2020); </w:t>
      </w:r>
      <w:proofErr w:type="spellStart"/>
      <w:r w:rsidRPr="00D95462">
        <w:t>Paszke</w:t>
      </w:r>
      <w:proofErr w:type="spellEnd"/>
      <w:r w:rsidRPr="00D95462">
        <w:t xml:space="preserve"> et al. (2019)) to perform</w:t>
      </w:r>
    </w:p>
    <w:p w14:paraId="2A63BCE3" w14:textId="19FB6812" w:rsidR="00D95462" w:rsidRPr="00D95462" w:rsidRDefault="00D95462" w:rsidP="00D95462">
      <w:r w:rsidRPr="00D95462">
        <w:t>QR based principal component analysis</w:t>
      </w:r>
      <w:ins w:id="37" w:author="Hayes, Mitchell T" w:date="2025-10-15T06:32:00Z" w16du:dateUtc="2025-10-15T10:32:00Z">
        <w:r w:rsidR="007A2F30">
          <w:t xml:space="preserve"> (PCA)</w:t>
        </w:r>
      </w:ins>
      <w:r w:rsidRPr="00D95462">
        <w:t>, but doesn’t produce reduces space singular</w:t>
      </w:r>
    </w:p>
    <w:p w14:paraId="4F522A14" w14:textId="77777777" w:rsidR="00D95462" w:rsidRPr="00D95462" w:rsidRDefault="00D95462" w:rsidP="00D95462">
      <w:r w:rsidRPr="00D95462">
        <w:t>values resulting in incredibly large memory requirements for large matrices like those in</w:t>
      </w:r>
    </w:p>
    <w:p w14:paraId="1E252466" w14:textId="60806799" w:rsidR="00D95462" w:rsidRPr="00D95462" w:rsidDel="00B30D6E" w:rsidRDefault="00D95462" w:rsidP="00B30D6E">
      <w:pPr>
        <w:rPr>
          <w:del w:id="38" w:author="Hayes, Mitchell T" w:date="2025-10-15T06:34:00Z" w16du:dateUtc="2025-10-15T10:34:00Z"/>
        </w:rPr>
      </w:pPr>
      <w:r w:rsidRPr="00D95462">
        <w:t>biological studies</w:t>
      </w:r>
      <w:ins w:id="39" w:author="Hayes, Mitchell T" w:date="2025-10-15T06:34:00Z" w16du:dateUtc="2025-10-15T10:34:00Z">
        <w:r w:rsidR="00B30D6E">
          <w:t>.</w:t>
        </w:r>
      </w:ins>
      <w:r w:rsidRPr="00D95462">
        <w:t xml:space="preserve"> </w:t>
      </w:r>
      <w:del w:id="40" w:author="Hayes, Mitchell T" w:date="2025-10-15T06:34:00Z" w16du:dateUtc="2025-10-15T10:34:00Z">
        <w:r w:rsidRPr="00D95462" w:rsidDel="00B30D6E">
          <w:delText xml:space="preserve">with hundreds of thousands of samples </w:delText>
        </w:r>
      </w:del>
      <w:del w:id="41" w:author="Hayes, Mitchell T" w:date="2025-10-15T06:33:00Z" w16du:dateUtc="2025-10-15T10:33:00Z">
        <w:r w:rsidRPr="00D95462" w:rsidDel="007A2F30">
          <w:delText xml:space="preserve">(i.e., spots, cells, pixels, etc) </w:delText>
        </w:r>
      </w:del>
      <w:del w:id="42" w:author="Hayes, Mitchell T" w:date="2025-10-15T06:34:00Z" w16du:dateUtc="2025-10-15T10:34:00Z">
        <w:r w:rsidRPr="00D95462" w:rsidDel="00B30D6E">
          <w:delText>and</w:delText>
        </w:r>
      </w:del>
    </w:p>
    <w:p w14:paraId="11F21C72" w14:textId="050E5E01" w:rsidR="00D95462" w:rsidRPr="00D95462" w:rsidRDefault="00D95462" w:rsidP="00B30D6E">
      <w:del w:id="43" w:author="Hayes, Mitchell T" w:date="2025-10-15T06:34:00Z" w16du:dateUtc="2025-10-15T10:34:00Z">
        <w:r w:rsidRPr="00D95462" w:rsidDel="00B30D6E">
          <w:delText xml:space="preserve">thousands of features </w:delText>
        </w:r>
      </w:del>
      <w:moveFromRangeStart w:id="44" w:author="Hayes, Mitchell T" w:date="2025-10-15T06:33:00Z" w:name="move211402435"/>
      <w:moveFrom w:id="45" w:author="Hayes, Mitchell T" w:date="2025-10-15T06:33:00Z" w16du:dateUtc="2025-10-15T10:33:00Z">
        <w:del w:id="46" w:author="Hayes, Mitchell T" w:date="2025-10-15T06:34:00Z" w16du:dateUtc="2025-10-15T10:34:00Z">
          <w:r w:rsidRPr="00D95462" w:rsidDel="00B30D6E">
            <w:delText xml:space="preserve">(i.e., genes, peaks, etc). </w:delText>
          </w:r>
        </w:del>
      </w:moveFrom>
      <w:moveFromRangeEnd w:id="44"/>
      <w:r w:rsidRPr="00D95462">
        <w:t>To quickly iterate and identify parameters</w:t>
      </w:r>
    </w:p>
    <w:p w14:paraId="103A0E85" w14:textId="77777777" w:rsidR="00D95462" w:rsidRPr="00D95462" w:rsidRDefault="00D95462" w:rsidP="00D95462">
      <w:r w:rsidRPr="00D95462">
        <w:t xml:space="preserve">that are biologically relevant (i.e., separate cell types, appropriate normalizations, </w:t>
      </w:r>
      <w:proofErr w:type="spellStart"/>
      <w:r w:rsidRPr="00D95462">
        <w:t>etc</w:t>
      </w:r>
      <w:proofErr w:type="spellEnd"/>
      <w:r w:rsidRPr="00D95462">
        <w:t>),</w:t>
      </w:r>
    </w:p>
    <w:p w14:paraId="1E4BB446" w14:textId="2C180FE3" w:rsidR="00D95462" w:rsidRPr="00D95462" w:rsidRDefault="00D95462" w:rsidP="00D95462">
      <w:r w:rsidRPr="00D95462">
        <w:t>a</w:t>
      </w:r>
      <w:ins w:id="47" w:author="Hayes, Mitchell T" w:date="2025-10-15T06:35:00Z" w16du:dateUtc="2025-10-15T10:35:00Z">
        <w:r w:rsidR="00B30D6E">
          <w:t>n</w:t>
        </w:r>
      </w:ins>
      <w:r w:rsidRPr="00D95462">
        <w:t xml:space="preserve"> </w:t>
      </w:r>
      <w:del w:id="48" w:author="Hayes, Mitchell T" w:date="2025-10-15T06:35:00Z" w16du:dateUtc="2025-10-15T10:35:00Z">
        <w:r w:rsidRPr="00D95462" w:rsidDel="00B30D6E">
          <w:delText xml:space="preserve">faster, more </w:delText>
        </w:r>
      </w:del>
      <w:r w:rsidRPr="00D95462">
        <w:t>adaptable package is needed for the R environment where these types of</w:t>
      </w:r>
    </w:p>
    <w:p w14:paraId="594F9E7F" w14:textId="17CE23BB" w:rsidR="00D95462" w:rsidRPr="00D95462" w:rsidRDefault="00D95462" w:rsidP="00D95462">
      <w:r w:rsidRPr="00D95462">
        <w:t>analyses are performed</w:t>
      </w:r>
      <w:ins w:id="49" w:author="Hayes, Mitchell T" w:date="2025-10-15T06:35:00Z" w16du:dateUtc="2025-10-15T10:35:00Z">
        <w:r w:rsidR="00B30D6E">
          <w:t xml:space="preserve"> </w:t>
        </w:r>
        <w:proofErr w:type="spellStart"/>
        <w:r w:rsidR="00B30D6E">
          <w:t>effienciently</w:t>
        </w:r>
      </w:ins>
      <w:proofErr w:type="spellEnd"/>
      <w:r w:rsidRPr="00D95462">
        <w:t>.</w:t>
      </w:r>
    </w:p>
    <w:p w14:paraId="5E804966" w14:textId="354A0F12" w:rsidR="00D95462" w:rsidRPr="00D95462" w:rsidRDefault="00D95462" w:rsidP="00D95462">
      <w:r w:rsidRPr="00D95462">
        <w:t xml:space="preserve">The </w:t>
      </w:r>
      <w:proofErr w:type="spellStart"/>
      <w:r w:rsidRPr="00D95462">
        <w:t>FastPCA</w:t>
      </w:r>
      <w:proofErr w:type="spellEnd"/>
      <w:r w:rsidRPr="00D95462">
        <w:t xml:space="preserve"> R </w:t>
      </w:r>
      <w:del w:id="50" w:author="Hayes, Mitchell T" w:date="2025-10-15T06:35:00Z" w16du:dateUtc="2025-10-15T10:35:00Z">
        <w:r w:rsidRPr="00D95462" w:rsidDel="00B30D6E">
          <w:delText xml:space="preserve">pacakge </w:delText>
        </w:r>
      </w:del>
      <w:ins w:id="51" w:author="Hayes, Mitchell T" w:date="2025-10-15T06:35:00Z" w16du:dateUtc="2025-10-15T10:35:00Z">
        <w:r w:rsidR="00B30D6E">
          <w:t>package</w:t>
        </w:r>
        <w:r w:rsidR="00B30D6E" w:rsidRPr="00D95462">
          <w:t xml:space="preserve"> </w:t>
        </w:r>
      </w:ins>
      <w:r w:rsidRPr="00D95462">
        <w:t xml:space="preserve">was developed to address this critical need. </w:t>
      </w:r>
      <w:proofErr w:type="spellStart"/>
      <w:r w:rsidRPr="00D95462">
        <w:t>FastPCA</w:t>
      </w:r>
      <w:proofErr w:type="spellEnd"/>
      <w:r w:rsidRPr="00D95462">
        <w:t xml:space="preserve"> has access</w:t>
      </w:r>
    </w:p>
    <w:p w14:paraId="7A8CB108" w14:textId="77777777" w:rsidR="00D95462" w:rsidRPr="00D95462" w:rsidRDefault="00D95462" w:rsidP="00D95462">
      <w:r w:rsidRPr="00D95462">
        <w:t xml:space="preserve">to the torch backend through R, as well as </w:t>
      </w:r>
      <w:proofErr w:type="spellStart"/>
      <w:r w:rsidRPr="00D95462">
        <w:t>pytorch</w:t>
      </w:r>
      <w:proofErr w:type="spellEnd"/>
      <w:r w:rsidRPr="00D95462">
        <w:t xml:space="preserve"> with reticulate (</w:t>
      </w:r>
      <w:proofErr w:type="spellStart"/>
      <w:r w:rsidRPr="00D95462">
        <w:t>Ushey</w:t>
      </w:r>
      <w:proofErr w:type="spellEnd"/>
      <w:r w:rsidRPr="00D95462">
        <w:t>, Allaire,</w:t>
      </w:r>
    </w:p>
    <w:p w14:paraId="02707E17" w14:textId="77777777" w:rsidR="00D95462" w:rsidRPr="00D95462" w:rsidRDefault="00D95462" w:rsidP="00D95462">
      <w:r w:rsidRPr="00D95462">
        <w:t>&amp; Tang (</w:t>
      </w:r>
      <w:proofErr w:type="gramStart"/>
      <w:r w:rsidRPr="00D95462">
        <w:t>2017))</w:t>
      </w:r>
      <w:proofErr w:type="gramEnd"/>
      <w:r w:rsidRPr="00D95462">
        <w:t xml:space="preserve">. We’ve also included vignettes to demonstrate </w:t>
      </w:r>
      <w:proofErr w:type="spellStart"/>
      <w:r w:rsidRPr="00D95462">
        <w:t>FastPCA’s</w:t>
      </w:r>
      <w:proofErr w:type="spellEnd"/>
      <w:r w:rsidRPr="00D95462">
        <w:t xml:space="preserve"> utility and</w:t>
      </w:r>
    </w:p>
    <w:p w14:paraId="07E54C86" w14:textId="48BA31DF" w:rsidR="00D95462" w:rsidRDefault="00D95462" w:rsidP="00D95462">
      <w:r w:rsidRPr="00D95462">
        <w:t>functionality (</w:t>
      </w:r>
      <w:hyperlink r:id="rId4" w:history="1">
        <w:r w:rsidRPr="006452BE">
          <w:rPr>
            <w:rStyle w:val="Hyperlink"/>
          </w:rPr>
          <w:t>https://acsoupir.github.io/FastPCA/</w:t>
        </w:r>
      </w:hyperlink>
      <w:r w:rsidRPr="00D95462">
        <w:t>).</w:t>
      </w:r>
    </w:p>
    <w:p w14:paraId="3E07B6B5" w14:textId="77777777" w:rsidR="00D95462" w:rsidRDefault="00D95462" w:rsidP="00D95462"/>
    <w:p w14:paraId="07DEC86B" w14:textId="77777777" w:rsidR="00D95462" w:rsidRPr="00D95462" w:rsidRDefault="00D95462" w:rsidP="00D95462">
      <w:r w:rsidRPr="00D95462">
        <w:t>Functionality</w:t>
      </w:r>
    </w:p>
    <w:p w14:paraId="08BB6447" w14:textId="77777777" w:rsidR="00D95462" w:rsidRPr="00D95462" w:rsidRDefault="00D95462" w:rsidP="00D95462">
      <w:proofErr w:type="spellStart"/>
      <w:r w:rsidRPr="00D95462">
        <w:t>FastPCA</w:t>
      </w:r>
      <w:proofErr w:type="spellEnd"/>
      <w:r w:rsidRPr="00D95462">
        <w:t xml:space="preserve"> will default to using </w:t>
      </w:r>
      <w:proofErr w:type="spellStart"/>
      <w:r w:rsidRPr="00D95462">
        <w:t>irlba</w:t>
      </w:r>
      <w:proofErr w:type="spellEnd"/>
      <w:r w:rsidRPr="00D95462">
        <w:t xml:space="preserve"> if the backend is set to r but through setting the</w:t>
      </w:r>
    </w:p>
    <w:p w14:paraId="18029C23" w14:textId="77777777" w:rsidR="00D95462" w:rsidRPr="00D95462" w:rsidRDefault="00D95462" w:rsidP="00D95462">
      <w:r w:rsidRPr="00D95462">
        <w:t xml:space="preserve">backend to torch or </w:t>
      </w:r>
      <w:proofErr w:type="spellStart"/>
      <w:r w:rsidRPr="00D95462">
        <w:t>pytorch</w:t>
      </w:r>
      <w:proofErr w:type="spellEnd"/>
      <w:r w:rsidRPr="00D95462">
        <w:t xml:space="preserve">, will use the </w:t>
      </w:r>
      <w:proofErr w:type="spellStart"/>
      <w:r w:rsidRPr="00D95462">
        <w:t>libtorch</w:t>
      </w:r>
      <w:proofErr w:type="spellEnd"/>
      <w:r w:rsidRPr="00D95462">
        <w:t xml:space="preserve"> through different APIs (R or python).</w:t>
      </w:r>
    </w:p>
    <w:p w14:paraId="372CA1DD" w14:textId="77777777" w:rsidR="00D95462" w:rsidRPr="00D95462" w:rsidRDefault="00D95462" w:rsidP="00D95462">
      <w:r w:rsidRPr="00D95462">
        <w:t xml:space="preserve">Largest flexibility is found through </w:t>
      </w:r>
      <w:proofErr w:type="spellStart"/>
      <w:r w:rsidRPr="00D95462">
        <w:t>pytorch</w:t>
      </w:r>
      <w:proofErr w:type="spellEnd"/>
      <w:r w:rsidRPr="00D95462">
        <w:t xml:space="preserve"> or torch since the initial function call will</w:t>
      </w:r>
    </w:p>
    <w:p w14:paraId="464A6923" w14:textId="77777777" w:rsidR="00D95462" w:rsidRPr="00D95462" w:rsidRDefault="00D95462" w:rsidP="00D95462">
      <w:r w:rsidRPr="00D95462">
        <w:t xml:space="preserve">allow setting the number of threads to </w:t>
      </w:r>
      <w:proofErr w:type="gramStart"/>
      <w:r w:rsidRPr="00D95462">
        <w:t>use</w:t>
      </w:r>
      <w:proofErr w:type="gramEnd"/>
      <w:r w:rsidRPr="00D95462">
        <w:t xml:space="preserve"> for matrix operations. There are two functions</w:t>
      </w:r>
    </w:p>
    <w:p w14:paraId="2FB032FE" w14:textId="77777777" w:rsidR="00D95462" w:rsidRPr="00D95462" w:rsidRDefault="00D95462" w:rsidP="00D95462">
      <w:r w:rsidRPr="00D95462">
        <w:t xml:space="preserve">within </w:t>
      </w:r>
      <w:proofErr w:type="spellStart"/>
      <w:r w:rsidRPr="00D95462">
        <w:t>FastPCA</w:t>
      </w:r>
      <w:proofErr w:type="spellEnd"/>
      <w:r w:rsidRPr="00D95462">
        <w:t xml:space="preserve"> that aid in the setup of the environments:</w:t>
      </w:r>
    </w:p>
    <w:p w14:paraId="15A0F47F" w14:textId="77777777" w:rsidR="00D95462" w:rsidRPr="00D95462" w:rsidRDefault="00D95462" w:rsidP="00D95462">
      <w:r w:rsidRPr="00D95462">
        <w:t xml:space="preserve">• </w:t>
      </w:r>
      <w:proofErr w:type="spellStart"/>
      <w:r w:rsidRPr="00D95462">
        <w:t>setup_py_</w:t>
      </w:r>
      <w:proofErr w:type="gramStart"/>
      <w:r w:rsidRPr="00D95462">
        <w:t>env</w:t>
      </w:r>
      <w:proofErr w:type="spellEnd"/>
      <w:r w:rsidRPr="00D95462">
        <w:t>(</w:t>
      </w:r>
      <w:proofErr w:type="gramEnd"/>
      <w:r w:rsidRPr="00D95462">
        <w:t>): creates a python environment (either with ‘</w:t>
      </w:r>
      <w:proofErr w:type="spellStart"/>
      <w:r w:rsidRPr="00D95462">
        <w:t>conda</w:t>
      </w:r>
      <w:proofErr w:type="spellEnd"/>
      <w:r w:rsidRPr="00D95462">
        <w:t>’ or ‘</w:t>
      </w:r>
      <w:proofErr w:type="spellStart"/>
      <w:r w:rsidRPr="00D95462">
        <w:t>virtualenv</w:t>
      </w:r>
      <w:proofErr w:type="spellEnd"/>
      <w:r w:rsidRPr="00D95462">
        <w:t>’)</w:t>
      </w:r>
    </w:p>
    <w:p w14:paraId="5AD064C8" w14:textId="77777777" w:rsidR="00D95462" w:rsidRPr="00D95462" w:rsidRDefault="00D95462" w:rsidP="00D95462">
      <w:r w:rsidRPr="00D95462">
        <w:t xml:space="preserve">for using </w:t>
      </w:r>
      <w:proofErr w:type="gramStart"/>
      <w:r w:rsidRPr="00D95462">
        <w:t>in the event that</w:t>
      </w:r>
      <w:proofErr w:type="gramEnd"/>
      <w:r w:rsidRPr="00D95462">
        <w:t xml:space="preserve"> </w:t>
      </w:r>
      <w:proofErr w:type="spellStart"/>
      <w:r w:rsidRPr="00D95462">
        <w:t>pytorch</w:t>
      </w:r>
      <w:proofErr w:type="spellEnd"/>
      <w:r w:rsidRPr="00D95462">
        <w:t xml:space="preserve"> is wanted for the backend</w:t>
      </w:r>
    </w:p>
    <w:p w14:paraId="07B732CA" w14:textId="77777777" w:rsidR="00D95462" w:rsidRPr="00D95462" w:rsidRDefault="00D95462" w:rsidP="00D95462">
      <w:r w:rsidRPr="00D95462">
        <w:t xml:space="preserve">• </w:t>
      </w:r>
      <w:proofErr w:type="spellStart"/>
      <w:r w:rsidRPr="00D95462">
        <w:t>start_FastPCA_env</w:t>
      </w:r>
      <w:proofErr w:type="spellEnd"/>
      <w:r w:rsidRPr="00D95462">
        <w:t xml:space="preserve">: starts the environment created with </w:t>
      </w:r>
      <w:proofErr w:type="spellStart"/>
      <w:r w:rsidRPr="00D95462">
        <w:t>setup_py_</w:t>
      </w:r>
      <w:proofErr w:type="gramStart"/>
      <w:r w:rsidRPr="00D95462">
        <w:t>env</w:t>
      </w:r>
      <w:proofErr w:type="spellEnd"/>
      <w:r w:rsidRPr="00D95462">
        <w:t>(</w:t>
      </w:r>
      <w:proofErr w:type="gramEnd"/>
      <w:r w:rsidRPr="00D95462">
        <w:t>) to use</w:t>
      </w:r>
    </w:p>
    <w:p w14:paraId="1A24129A" w14:textId="77777777" w:rsidR="00D95462" w:rsidRPr="00D95462" w:rsidRDefault="00D95462" w:rsidP="00D95462">
      <w:r w:rsidRPr="00D95462">
        <w:lastRenderedPageBreak/>
        <w:t xml:space="preserve">for </w:t>
      </w:r>
      <w:proofErr w:type="spellStart"/>
      <w:r w:rsidRPr="00D95462">
        <w:t>pytorch</w:t>
      </w:r>
      <w:proofErr w:type="spellEnd"/>
      <w:r w:rsidRPr="00D95462">
        <w:t xml:space="preserve"> backend</w:t>
      </w:r>
    </w:p>
    <w:p w14:paraId="74EA5FA8" w14:textId="77777777" w:rsidR="00D95462" w:rsidRPr="00D95462" w:rsidRDefault="00D95462" w:rsidP="00D95462">
      <w:r w:rsidRPr="00D95462">
        <w:t>Then, there are processing functions that work on input matrices or intermediate lists</w:t>
      </w:r>
    </w:p>
    <w:p w14:paraId="5E649555" w14:textId="77777777" w:rsidR="00D95462" w:rsidRPr="00D95462" w:rsidRDefault="00D95462" w:rsidP="00D95462">
      <w:r w:rsidRPr="00D95462">
        <w:t xml:space="preserve">produced by </w:t>
      </w:r>
      <w:proofErr w:type="spellStart"/>
      <w:r w:rsidRPr="00D95462">
        <w:t>FastPCA</w:t>
      </w:r>
      <w:proofErr w:type="spellEnd"/>
      <w:r w:rsidRPr="00D95462">
        <w:t>:</w:t>
      </w:r>
    </w:p>
    <w:p w14:paraId="53C1CDE5" w14:textId="77777777" w:rsidR="00D95462" w:rsidRPr="00D95462" w:rsidRDefault="00D95462" w:rsidP="00D95462">
      <w:r w:rsidRPr="00D95462">
        <w:t xml:space="preserve">• </w:t>
      </w:r>
      <w:proofErr w:type="spellStart"/>
      <w:r w:rsidRPr="00D95462">
        <w:t>prep_</w:t>
      </w:r>
      <w:proofErr w:type="gramStart"/>
      <w:r w:rsidRPr="00D95462">
        <w:t>matrix</w:t>
      </w:r>
      <w:proofErr w:type="spellEnd"/>
      <w:r w:rsidRPr="00D95462">
        <w:t>(</w:t>
      </w:r>
      <w:proofErr w:type="gramEnd"/>
      <w:r w:rsidRPr="00D95462">
        <w:t>): aids in transformation like log2 and scaling while also providing</w:t>
      </w:r>
    </w:p>
    <w:p w14:paraId="4D04B93C" w14:textId="77777777" w:rsidR="00D95462" w:rsidRPr="00D95462" w:rsidRDefault="00D95462" w:rsidP="00D95462">
      <w:r w:rsidRPr="00D95462">
        <w:t xml:space="preserve">a single function to transpose the data into the needed orientation for </w:t>
      </w:r>
      <w:proofErr w:type="spellStart"/>
      <w:proofErr w:type="gramStart"/>
      <w:r w:rsidRPr="00D95462">
        <w:t>FastPCA</w:t>
      </w:r>
      <w:proofErr w:type="spellEnd"/>
      <w:r w:rsidRPr="00D95462">
        <w:t>(</w:t>
      </w:r>
      <w:proofErr w:type="gramEnd"/>
      <w:r w:rsidRPr="00D95462">
        <w:t>)</w:t>
      </w:r>
    </w:p>
    <w:p w14:paraId="494313FB" w14:textId="77777777" w:rsidR="00D95462" w:rsidRPr="00D95462" w:rsidRDefault="00D95462" w:rsidP="00D95462">
      <w:r w:rsidRPr="00D95462">
        <w:t>(rows as samples, columns as features)</w:t>
      </w:r>
    </w:p>
    <w:p w14:paraId="2D624E37" w14:textId="77777777" w:rsidR="00D95462" w:rsidRPr="00D95462" w:rsidRDefault="00D95462" w:rsidP="00D95462">
      <w:r w:rsidRPr="00D95462">
        <w:t xml:space="preserve">• </w:t>
      </w:r>
      <w:proofErr w:type="spellStart"/>
      <w:proofErr w:type="gramStart"/>
      <w:r w:rsidRPr="00D95462">
        <w:t>FastPCA</w:t>
      </w:r>
      <w:proofErr w:type="spellEnd"/>
      <w:r w:rsidRPr="00D95462">
        <w:t>(</w:t>
      </w:r>
      <w:proofErr w:type="gramEnd"/>
      <w:r w:rsidRPr="00D95462">
        <w:t>): performs either exact SVD (though not recommended other than benchmarking)</w:t>
      </w:r>
    </w:p>
    <w:p w14:paraId="2F5F5924" w14:textId="77777777" w:rsidR="00D95462" w:rsidRPr="00D95462" w:rsidRDefault="00D95462" w:rsidP="00D95462">
      <w:r w:rsidRPr="00D95462">
        <w:t xml:space="preserve">or reduced-dimension singular value decomposition with </w:t>
      </w:r>
      <w:proofErr w:type="spellStart"/>
      <w:r w:rsidRPr="00D95462">
        <w:t>irlba</w:t>
      </w:r>
      <w:proofErr w:type="spellEnd"/>
      <w:r w:rsidRPr="00D95462">
        <w:t xml:space="preserve"> or randomized</w:t>
      </w:r>
    </w:p>
    <w:p w14:paraId="77EB86A7" w14:textId="77777777" w:rsidR="00D95462" w:rsidRPr="00D95462" w:rsidRDefault="00D95462" w:rsidP="00D95462">
      <w:r w:rsidRPr="00D95462">
        <w:t>SVD</w:t>
      </w:r>
    </w:p>
    <w:p w14:paraId="2199A6F0" w14:textId="77777777" w:rsidR="00D95462" w:rsidRPr="00D95462" w:rsidRDefault="00D95462" w:rsidP="00D95462">
      <w:r w:rsidRPr="00D95462">
        <w:t xml:space="preserve">• </w:t>
      </w:r>
      <w:proofErr w:type="spellStart"/>
      <w:r w:rsidRPr="00D95462">
        <w:t>get_pc_</w:t>
      </w:r>
      <w:proofErr w:type="gramStart"/>
      <w:r w:rsidRPr="00D95462">
        <w:t>scores</w:t>
      </w:r>
      <w:proofErr w:type="spellEnd"/>
      <w:r w:rsidRPr="00D95462">
        <w:t>(</w:t>
      </w:r>
      <w:proofErr w:type="gramEnd"/>
      <w:r w:rsidRPr="00D95462">
        <w:t>): calculates the principal component scores from the output of</w:t>
      </w:r>
    </w:p>
    <w:p w14:paraId="1EA5F8D1" w14:textId="77777777" w:rsidR="00D95462" w:rsidRPr="00D95462" w:rsidRDefault="00D95462" w:rsidP="00D95462">
      <w:r w:rsidRPr="00D95462">
        <w:t xml:space="preserve">SVD (U matrix which contains left </w:t>
      </w:r>
      <w:proofErr w:type="spellStart"/>
      <w:r w:rsidRPr="00D95462">
        <w:t>sinular</w:t>
      </w:r>
      <w:proofErr w:type="spellEnd"/>
      <w:r w:rsidRPr="00D95462">
        <w:t xml:space="preserve"> vectors, Σ vector containing the singular</w:t>
      </w:r>
    </w:p>
    <w:p w14:paraId="6047232B" w14:textId="77777777" w:rsidR="00D95462" w:rsidRPr="00D95462" w:rsidRDefault="00D95462" w:rsidP="00D95462">
      <w:r w:rsidRPr="00D95462">
        <w:t>values, and V T matrix of the left singular vectors) which are typically expected for</w:t>
      </w:r>
    </w:p>
    <w:p w14:paraId="241D2022" w14:textId="77777777" w:rsidR="00D95462" w:rsidRPr="00D95462" w:rsidRDefault="00D95462" w:rsidP="00D95462">
      <w:r w:rsidRPr="00D95462">
        <w:t>downstream analyses</w:t>
      </w:r>
    </w:p>
    <w:p w14:paraId="0C668754" w14:textId="77777777" w:rsidR="00D95462" w:rsidRPr="00D95462" w:rsidRDefault="00D95462" w:rsidP="00D95462">
      <w:r w:rsidRPr="00D95462">
        <w:t xml:space="preserve">• </w:t>
      </w:r>
      <w:proofErr w:type="spellStart"/>
      <w:proofErr w:type="gramStart"/>
      <w:r w:rsidRPr="00D95462">
        <w:t>umap</w:t>
      </w:r>
      <w:proofErr w:type="spellEnd"/>
      <w:r w:rsidRPr="00D95462">
        <w:t>(</w:t>
      </w:r>
      <w:proofErr w:type="gramEnd"/>
      <w:r w:rsidRPr="00D95462">
        <w:t xml:space="preserve">): uses either </w:t>
      </w:r>
      <w:proofErr w:type="spellStart"/>
      <w:r w:rsidRPr="00D95462">
        <w:t>uwot</w:t>
      </w:r>
      <w:proofErr w:type="spellEnd"/>
      <w:r w:rsidRPr="00D95462">
        <w:t xml:space="preserve"> (R) or </w:t>
      </w:r>
      <w:proofErr w:type="spellStart"/>
      <w:r w:rsidRPr="00D95462">
        <w:t>uwot</w:t>
      </w:r>
      <w:proofErr w:type="spellEnd"/>
      <w:r w:rsidRPr="00D95462">
        <w:t>-learn (python) for visualization of the principal</w:t>
      </w:r>
    </w:p>
    <w:p w14:paraId="54626639" w14:textId="77777777" w:rsidR="00D95462" w:rsidRPr="00D95462" w:rsidRDefault="00D95462" w:rsidP="00D95462">
      <w:r w:rsidRPr="00D95462">
        <w:t>component scores</w:t>
      </w:r>
    </w:p>
    <w:p w14:paraId="5DF88833" w14:textId="77777777" w:rsidR="00D95462" w:rsidRPr="00D95462" w:rsidRDefault="00D95462" w:rsidP="00D95462">
      <w:r w:rsidRPr="00D95462">
        <w:t>Demonstration of Improvement</w:t>
      </w:r>
    </w:p>
    <w:p w14:paraId="228DF128" w14:textId="77777777" w:rsidR="00D95462" w:rsidRPr="00D95462" w:rsidRDefault="00D95462" w:rsidP="00D95462">
      <w:r w:rsidRPr="00D95462">
        <w:t xml:space="preserve">To demonstrate the improvements of </w:t>
      </w:r>
      <w:proofErr w:type="spellStart"/>
      <w:r w:rsidRPr="00D95462">
        <w:t>FastPCA</w:t>
      </w:r>
      <w:proofErr w:type="spellEnd"/>
      <w:r w:rsidRPr="00D95462">
        <w:t xml:space="preserve">, we use our previous data set of </w:t>
      </w:r>
      <w:proofErr w:type="gramStart"/>
      <w:r w:rsidRPr="00D95462">
        <w:t>single-cell</w:t>
      </w:r>
      <w:proofErr w:type="gramEnd"/>
    </w:p>
    <w:p w14:paraId="3A696333" w14:textId="77777777" w:rsidR="00D95462" w:rsidRPr="00D95462" w:rsidRDefault="00D95462" w:rsidP="00D95462">
      <w:r w:rsidRPr="00D95462">
        <w:t xml:space="preserve">spatial transcriptomics of kidney cancer. The dataset is </w:t>
      </w:r>
      <w:proofErr w:type="spellStart"/>
      <w:r w:rsidRPr="00D95462">
        <w:t>publically</w:t>
      </w:r>
      <w:proofErr w:type="spellEnd"/>
      <w:r w:rsidRPr="00D95462">
        <w:t xml:space="preserve"> available on </w:t>
      </w:r>
      <w:proofErr w:type="spellStart"/>
      <w:r w:rsidRPr="00D95462">
        <w:t>Zenodo</w:t>
      </w:r>
      <w:proofErr w:type="spellEnd"/>
    </w:p>
    <w:p w14:paraId="780F62EE" w14:textId="77777777" w:rsidR="00D95462" w:rsidRPr="00D95462" w:rsidRDefault="00D95462" w:rsidP="00D95462">
      <w:r w:rsidRPr="00D95462">
        <w:t>and can be downloaded locally to be used (Soupir et al. (2024)). Since the main benefits</w:t>
      </w:r>
    </w:p>
    <w:p w14:paraId="015348A3" w14:textId="77777777" w:rsidR="00D95462" w:rsidRPr="00D95462" w:rsidRDefault="00D95462" w:rsidP="00D95462">
      <w:proofErr w:type="gramStart"/>
      <w:r w:rsidRPr="00D95462">
        <w:t xml:space="preserve">of </w:t>
      </w:r>
      <w:proofErr w:type="spellStart"/>
      <w:r w:rsidRPr="00D95462">
        <w:t>FastPCA</w:t>
      </w:r>
      <w:proofErr w:type="spellEnd"/>
      <w:proofErr w:type="gramEnd"/>
      <w:r w:rsidRPr="00D95462">
        <w:t xml:space="preserve"> is in the </w:t>
      </w:r>
      <w:proofErr w:type="spellStart"/>
      <w:r w:rsidRPr="00D95462">
        <w:t>it’s</w:t>
      </w:r>
      <w:proofErr w:type="spellEnd"/>
      <w:r w:rsidRPr="00D95462">
        <w:t xml:space="preserve"> application of singular value decomposition, that is what will</w:t>
      </w:r>
    </w:p>
    <w:p w14:paraId="73165893" w14:textId="77777777" w:rsidR="00D95462" w:rsidRPr="00D95462" w:rsidRDefault="00D95462" w:rsidP="00D95462">
      <w:r w:rsidRPr="00D95462">
        <w:t xml:space="preserve">be focused on. The counts for each cell </w:t>
      </w:r>
      <w:proofErr w:type="gramStart"/>
      <w:r w:rsidRPr="00D95462">
        <w:t>was</w:t>
      </w:r>
      <w:proofErr w:type="gramEnd"/>
      <w:r w:rsidRPr="00D95462">
        <w:t xml:space="preserve"> extracted from the Seurat object in the</w:t>
      </w:r>
    </w:p>
    <w:p w14:paraId="3B50E48F" w14:textId="77777777" w:rsidR="00D95462" w:rsidRPr="00D95462" w:rsidRDefault="00D95462" w:rsidP="00D95462">
      <w:proofErr w:type="spellStart"/>
      <w:r w:rsidRPr="00D95462">
        <w:t>Nanostring</w:t>
      </w:r>
      <w:proofErr w:type="spellEnd"/>
      <w:r w:rsidRPr="00D95462">
        <w:t xml:space="preserve"> assay which contains the expression of 978 probes (959 genes, 19 </w:t>
      </w:r>
      <w:proofErr w:type="gramStart"/>
      <w:r w:rsidRPr="00D95462">
        <w:t>negative</w:t>
      </w:r>
      <w:proofErr w:type="gramEnd"/>
    </w:p>
    <w:p w14:paraId="295D0935" w14:textId="77777777" w:rsidR="00D95462" w:rsidRPr="00D95462" w:rsidRDefault="00D95462" w:rsidP="00D95462">
      <w:r w:rsidRPr="00D95462">
        <w:t xml:space="preserve">control probes) in 199,112 cells. Normalization was performed using </w:t>
      </w:r>
      <w:proofErr w:type="spellStart"/>
      <w:r w:rsidRPr="00D95462">
        <w:t>prep_</w:t>
      </w:r>
      <w:proofErr w:type="gramStart"/>
      <w:r w:rsidRPr="00D95462">
        <w:t>matrix</w:t>
      </w:r>
      <w:proofErr w:type="spellEnd"/>
      <w:r w:rsidRPr="00D95462">
        <w:t>(</w:t>
      </w:r>
      <w:proofErr w:type="gramEnd"/>
      <w:r w:rsidRPr="00D95462">
        <w:t>),</w:t>
      </w:r>
    </w:p>
    <w:p w14:paraId="71370620" w14:textId="77777777" w:rsidR="00D95462" w:rsidRPr="00D95462" w:rsidRDefault="00D95462" w:rsidP="00D95462">
      <w:r w:rsidRPr="00D95462">
        <w:t>apply a log transformation, scaling (mean centering and unit variance), and transposing</w:t>
      </w:r>
    </w:p>
    <w:p w14:paraId="66F2EB97" w14:textId="77777777" w:rsidR="00D95462" w:rsidRPr="00D95462" w:rsidRDefault="00D95462" w:rsidP="00D95462">
      <w:r w:rsidRPr="00D95462">
        <w:t>for samples to be rows and columns to be the gene features. The full script can be found</w:t>
      </w:r>
    </w:p>
    <w:p w14:paraId="1044E456" w14:textId="77777777" w:rsidR="00D95462" w:rsidRPr="00D95462" w:rsidRDefault="00D95462" w:rsidP="00D95462">
      <w:r w:rsidRPr="00D95462">
        <w:lastRenderedPageBreak/>
        <w:t>https://github.com/ACSoupir/FastPCA/docs_acs/paper/benchmarking_script.R.</w:t>
      </w:r>
    </w:p>
    <w:p w14:paraId="3DF880F9" w14:textId="77777777" w:rsidR="00D95462" w:rsidRPr="00D95462" w:rsidRDefault="00D95462" w:rsidP="00D95462">
      <w:r w:rsidRPr="00D95462">
        <w:t xml:space="preserve">Running </w:t>
      </w:r>
      <w:proofErr w:type="spellStart"/>
      <w:r w:rsidRPr="00D95462">
        <w:t>FastPCA</w:t>
      </w:r>
      <w:proofErr w:type="spellEnd"/>
      <w:r w:rsidRPr="00D95462">
        <w:t xml:space="preserve">, both randomized SVD and exact, </w:t>
      </w:r>
      <w:proofErr w:type="spellStart"/>
      <w:r w:rsidRPr="00D95462">
        <w:t>irlba</w:t>
      </w:r>
      <w:proofErr w:type="spellEnd"/>
      <w:r w:rsidRPr="00D95462">
        <w:t xml:space="preserve">, </w:t>
      </w:r>
      <w:proofErr w:type="spellStart"/>
      <w:r w:rsidRPr="00D95462">
        <w:t>pcaone</w:t>
      </w:r>
      <w:proofErr w:type="spellEnd"/>
      <w:r w:rsidRPr="00D95462">
        <w:t xml:space="preserve">, and </w:t>
      </w:r>
      <w:proofErr w:type="spellStart"/>
      <w:r w:rsidRPr="00D95462">
        <w:t>bigstatsr</w:t>
      </w:r>
      <w:proofErr w:type="spellEnd"/>
      <w:r w:rsidRPr="00D95462">
        <w:t>, both</w:t>
      </w:r>
    </w:p>
    <w:p w14:paraId="0178A01C" w14:textId="77777777" w:rsidR="00D95462" w:rsidRPr="00D95462" w:rsidRDefault="00D95462" w:rsidP="00D95462">
      <w:r w:rsidRPr="00D95462">
        <w:t>partial and partial random SVD, was profiled on an M3 Pro MacBook Pro with 36GB</w:t>
      </w:r>
    </w:p>
    <w:p w14:paraId="0BA308E0" w14:textId="77777777" w:rsidR="00D95462" w:rsidRPr="00D95462" w:rsidRDefault="00D95462" w:rsidP="00D95462">
      <w:r w:rsidRPr="00D95462">
        <w:t xml:space="preserve">unified RAM. </w:t>
      </w:r>
      <w:proofErr w:type="spellStart"/>
      <w:r w:rsidRPr="00D95462">
        <w:t>FastPCA</w:t>
      </w:r>
      <w:proofErr w:type="spellEnd"/>
      <w:r w:rsidRPr="00D95462">
        <w:t xml:space="preserve"> by default uses 4 CPU cores while the others are single threaded</w:t>
      </w:r>
    </w:p>
    <w:p w14:paraId="08981D6C" w14:textId="77777777" w:rsidR="00D95462" w:rsidRPr="00D95462" w:rsidRDefault="00D95462" w:rsidP="00D95462">
      <w:r w:rsidRPr="00D95462">
        <w:t>(</w:t>
      </w:r>
      <w:proofErr w:type="gramStart"/>
      <w:r w:rsidRPr="00D95462">
        <w:t>with</w:t>
      </w:r>
      <w:proofErr w:type="gramEnd"/>
      <w:r w:rsidRPr="00D95462">
        <w:t xml:space="preserve"> the </w:t>
      </w:r>
      <w:proofErr w:type="spellStart"/>
      <w:r w:rsidRPr="00D95462">
        <w:t>acception</w:t>
      </w:r>
      <w:proofErr w:type="spellEnd"/>
      <w:r w:rsidRPr="00D95462">
        <w:t xml:space="preserve"> of </w:t>
      </w:r>
      <w:proofErr w:type="spellStart"/>
      <w:r w:rsidRPr="00D95462">
        <w:t>bigstatsr</w:t>
      </w:r>
      <w:proofErr w:type="spellEnd"/>
      <w:r w:rsidRPr="00D95462">
        <w:t xml:space="preserve"> random SVD which does appropriately use </w:t>
      </w:r>
      <w:proofErr w:type="spellStart"/>
      <w:r w:rsidRPr="00D95462">
        <w:t>mulitiple</w:t>
      </w:r>
      <w:proofErr w:type="spellEnd"/>
    </w:p>
    <w:p w14:paraId="4EAD5F02" w14:textId="77777777" w:rsidR="00D95462" w:rsidRPr="00D95462" w:rsidRDefault="00D95462" w:rsidP="00D95462">
      <w:r w:rsidRPr="00D95462">
        <w:t xml:space="preserve">threads). Time was profiled with the base </w:t>
      </w:r>
      <w:proofErr w:type="spellStart"/>
      <w:proofErr w:type="gramStart"/>
      <w:r w:rsidRPr="00D95462">
        <w:t>system.time</w:t>
      </w:r>
      <w:proofErr w:type="spellEnd"/>
      <w:proofErr w:type="gramEnd"/>
      <w:r w:rsidRPr="00D95462">
        <w:t>() function. The elapsed time of</w:t>
      </w:r>
    </w:p>
    <w:p w14:paraId="6C22BCB5" w14:textId="77777777" w:rsidR="00D95462" w:rsidRPr="00D95462" w:rsidRDefault="00D95462" w:rsidP="00D95462">
      <w:proofErr w:type="spellStart"/>
      <w:r w:rsidRPr="00D95462">
        <w:t>FastPCA</w:t>
      </w:r>
      <w:proofErr w:type="spellEnd"/>
      <w:r w:rsidRPr="00D95462">
        <w:t xml:space="preserve"> calculating the singular value decomposition on the full data took 10.55 seconds</w:t>
      </w:r>
    </w:p>
    <w:p w14:paraId="0BAE6059" w14:textId="77777777" w:rsidR="00D95462" w:rsidRPr="00D95462" w:rsidRDefault="00D95462" w:rsidP="00D95462">
      <w:r w:rsidRPr="00D95462">
        <w:t xml:space="preserve">and the randomized SVD with </w:t>
      </w:r>
      <w:proofErr w:type="spellStart"/>
      <w:r w:rsidRPr="00D95462">
        <w:t>FastPCAtaking</w:t>
      </w:r>
      <w:proofErr w:type="spellEnd"/>
      <w:r w:rsidRPr="00D95462">
        <w:t xml:space="preserve"> 7.63 seconds (Table 1). The next fastest</w:t>
      </w:r>
    </w:p>
    <w:p w14:paraId="3BB2DBB9" w14:textId="77777777" w:rsidR="00D95462" w:rsidRPr="00D95462" w:rsidRDefault="00D95462" w:rsidP="00D95462">
      <w:r w:rsidRPr="00D95462">
        <w:t xml:space="preserve">were the methods with </w:t>
      </w:r>
      <w:proofErr w:type="spellStart"/>
      <w:r w:rsidRPr="00D95462">
        <w:t>PCAone</w:t>
      </w:r>
      <w:proofErr w:type="spellEnd"/>
      <w:r w:rsidRPr="00D95462">
        <w:t xml:space="preserve"> which took 31.35 and 32.75 seconds for “alg1” and “alg2”,</w:t>
      </w:r>
    </w:p>
    <w:p w14:paraId="79ED18CB" w14:textId="57A4142F" w:rsidR="00D95462" w:rsidRDefault="00D95462" w:rsidP="00D95462">
      <w:r w:rsidRPr="00D95462">
        <w:t>respectively.</w:t>
      </w:r>
    </w:p>
    <w:p w14:paraId="41BF56F8" w14:textId="77777777" w:rsidR="00D95462" w:rsidRDefault="00D95462" w:rsidP="00D95462"/>
    <w:p w14:paraId="20FD3B66" w14:textId="77777777" w:rsidR="00D95462" w:rsidRPr="00D95462" w:rsidRDefault="00D95462" w:rsidP="00D95462">
      <w:r w:rsidRPr="00D95462">
        <w:rPr>
          <w:b/>
          <w:bCs/>
        </w:rPr>
        <w:t xml:space="preserve">Table 1: </w:t>
      </w:r>
      <w:r w:rsidRPr="00D95462">
        <w:t>Table 1: Time to calculate singular value decomposition using different R packages and</w:t>
      </w:r>
    </w:p>
    <w:p w14:paraId="2DDC7AEE" w14:textId="77777777" w:rsidR="00D95462" w:rsidRPr="00D95462" w:rsidRDefault="00D95462" w:rsidP="00D95462">
      <w:r w:rsidRPr="00D95462">
        <w:t>methods.</w:t>
      </w:r>
    </w:p>
    <w:p w14:paraId="7E64C780" w14:textId="77777777" w:rsidR="00D95462" w:rsidRPr="00D95462" w:rsidRDefault="00D95462" w:rsidP="00D95462">
      <w:r w:rsidRPr="00D95462">
        <w:t>Method User Time (s) System Time (s) Elapsed Time (s)</w:t>
      </w:r>
    </w:p>
    <w:p w14:paraId="7B46632F" w14:textId="77777777" w:rsidR="00D95462" w:rsidRPr="00D95462" w:rsidRDefault="00D95462" w:rsidP="00D95462">
      <w:proofErr w:type="spellStart"/>
      <w:r w:rsidRPr="00D95462">
        <w:t>FastPCA</w:t>
      </w:r>
      <w:proofErr w:type="spellEnd"/>
      <w:r w:rsidRPr="00D95462">
        <w:t xml:space="preserve"> (</w:t>
      </w:r>
      <w:proofErr w:type="spellStart"/>
      <w:r w:rsidRPr="00D95462">
        <w:t>rSVD</w:t>
      </w:r>
      <w:proofErr w:type="spellEnd"/>
      <w:r w:rsidRPr="00D95462">
        <w:t>) 29.39 3.83 7.63</w:t>
      </w:r>
    </w:p>
    <w:p w14:paraId="5657F709" w14:textId="77777777" w:rsidR="00D95462" w:rsidRPr="00D95462" w:rsidRDefault="00D95462" w:rsidP="00D95462">
      <w:proofErr w:type="spellStart"/>
      <w:r w:rsidRPr="00D95462">
        <w:t>FastPCA</w:t>
      </w:r>
      <w:proofErr w:type="spellEnd"/>
      <w:r w:rsidRPr="00D95462">
        <w:t xml:space="preserve"> (Exact) 22.29 3.47 10.55</w:t>
      </w:r>
    </w:p>
    <w:p w14:paraId="07AD02F1" w14:textId="77777777" w:rsidR="00D95462" w:rsidRPr="00D95462" w:rsidRDefault="00D95462" w:rsidP="00D95462">
      <w:r w:rsidRPr="00D95462">
        <w:t>IRLBA 477.64 11.79 490.18</w:t>
      </w:r>
    </w:p>
    <w:p w14:paraId="135695E5" w14:textId="77777777" w:rsidR="00D95462" w:rsidRPr="00D95462" w:rsidRDefault="00D95462" w:rsidP="00D95462">
      <w:proofErr w:type="spellStart"/>
      <w:r w:rsidRPr="00D95462">
        <w:t>PCAone</w:t>
      </w:r>
      <w:proofErr w:type="spellEnd"/>
      <w:r w:rsidRPr="00D95462">
        <w:t xml:space="preserve"> (alg1) 30.26 1.10 31.35</w:t>
      </w:r>
    </w:p>
    <w:p w14:paraId="7BC12A76" w14:textId="77777777" w:rsidR="00D95462" w:rsidRPr="00D95462" w:rsidRDefault="00D95462" w:rsidP="00D95462">
      <w:proofErr w:type="spellStart"/>
      <w:r w:rsidRPr="00D95462">
        <w:t>PCAone</w:t>
      </w:r>
      <w:proofErr w:type="spellEnd"/>
      <w:r w:rsidRPr="00D95462">
        <w:t xml:space="preserve"> (alg2) 31.82 0.95 32.75</w:t>
      </w:r>
    </w:p>
    <w:p w14:paraId="3C86DA84" w14:textId="77777777" w:rsidR="00D95462" w:rsidRPr="00D95462" w:rsidRDefault="00D95462" w:rsidP="00D95462">
      <w:proofErr w:type="spellStart"/>
      <w:r w:rsidRPr="00D95462">
        <w:t>bigstatsr</w:t>
      </w:r>
      <w:proofErr w:type="spellEnd"/>
      <w:r w:rsidRPr="00D95462">
        <w:t xml:space="preserve"> (Partial) 117.68 4.11 122.12</w:t>
      </w:r>
    </w:p>
    <w:p w14:paraId="1C79D84A" w14:textId="77777777" w:rsidR="00D95462" w:rsidRPr="00D95462" w:rsidRDefault="00D95462" w:rsidP="00D95462">
      <w:proofErr w:type="spellStart"/>
      <w:r w:rsidRPr="00D95462">
        <w:t>bigstatsr</w:t>
      </w:r>
      <w:proofErr w:type="spellEnd"/>
      <w:r w:rsidRPr="00D95462">
        <w:t xml:space="preserve"> (random SVD) 0.27 0.2 69.89</w:t>
      </w:r>
    </w:p>
    <w:p w14:paraId="096B5CA9" w14:textId="77777777" w:rsidR="00D95462" w:rsidRPr="00D95462" w:rsidRDefault="00D95462" w:rsidP="00D95462">
      <w:r w:rsidRPr="00D95462">
        <w:t xml:space="preserve">Memory is another area that may dictate methods used. We used </w:t>
      </w:r>
      <w:proofErr w:type="spellStart"/>
      <w:proofErr w:type="gramStart"/>
      <w:r w:rsidRPr="00D95462">
        <w:t>profmem</w:t>
      </w:r>
      <w:proofErr w:type="spellEnd"/>
      <w:r w:rsidRPr="00D95462">
        <w:t>::</w:t>
      </w:r>
      <w:proofErr w:type="spellStart"/>
      <w:r w:rsidRPr="00D95462">
        <w:t>profmem</w:t>
      </w:r>
      <w:proofErr w:type="spellEnd"/>
      <w:r w:rsidRPr="00D95462">
        <w:t>(</w:t>
      </w:r>
      <w:proofErr w:type="gramEnd"/>
      <w:r w:rsidRPr="00D95462">
        <w:t>)</w:t>
      </w:r>
    </w:p>
    <w:p w14:paraId="76CE87B3" w14:textId="77777777" w:rsidR="00D95462" w:rsidRPr="00D95462" w:rsidRDefault="00D95462" w:rsidP="00D95462">
      <w:r w:rsidRPr="00D95462">
        <w:t xml:space="preserve">using the same function calls as for time profiling. </w:t>
      </w:r>
      <w:proofErr w:type="spellStart"/>
      <w:r w:rsidRPr="00D95462">
        <w:t>PCAone</w:t>
      </w:r>
      <w:proofErr w:type="spellEnd"/>
      <w:r w:rsidRPr="00D95462">
        <w:t xml:space="preserve"> (alg1 and alg2) and </w:t>
      </w:r>
      <w:proofErr w:type="spellStart"/>
      <w:r w:rsidRPr="00D95462">
        <w:t>bigstatsr</w:t>
      </w:r>
      <w:proofErr w:type="spellEnd"/>
    </w:p>
    <w:p w14:paraId="6C38C2BB" w14:textId="77777777" w:rsidR="00D95462" w:rsidRPr="00D95462" w:rsidRDefault="00D95462" w:rsidP="00D95462">
      <w:r w:rsidRPr="00D95462">
        <w:t xml:space="preserve">randomized partial SVD used between 152.7 Mb and 163.1 Mb (Table 2). </w:t>
      </w:r>
      <w:proofErr w:type="spellStart"/>
      <w:r w:rsidRPr="00D95462">
        <w:t>FastPCA</w:t>
      </w:r>
      <w:proofErr w:type="spellEnd"/>
      <w:r w:rsidRPr="00D95462">
        <w:t xml:space="preserve"> with</w:t>
      </w:r>
    </w:p>
    <w:p w14:paraId="58935E91" w14:textId="77777777" w:rsidR="00D95462" w:rsidRPr="00D95462" w:rsidRDefault="00D95462" w:rsidP="00D95462">
      <w:r w:rsidRPr="00D95462">
        <w:t xml:space="preserve">calculating randomized SVD used 321.4 Mb and </w:t>
      </w:r>
      <w:proofErr w:type="spellStart"/>
      <w:r w:rsidRPr="00D95462">
        <w:t>irlba</w:t>
      </w:r>
      <w:proofErr w:type="spellEnd"/>
      <w:r w:rsidRPr="00D95462">
        <w:t xml:space="preserve">, which is often used for </w:t>
      </w:r>
      <w:proofErr w:type="gramStart"/>
      <w:r w:rsidRPr="00D95462">
        <w:t>single-cell</w:t>
      </w:r>
      <w:proofErr w:type="gramEnd"/>
    </w:p>
    <w:p w14:paraId="289FCA67" w14:textId="77777777" w:rsidR="00D95462" w:rsidRPr="00D95462" w:rsidRDefault="00D95462" w:rsidP="00D95462">
      <w:r w:rsidRPr="00D95462">
        <w:lastRenderedPageBreak/>
        <w:t xml:space="preserve">studies with Seurat, consumed 886.2 Mb. Surprisingly, </w:t>
      </w:r>
      <w:proofErr w:type="spellStart"/>
      <w:proofErr w:type="gramStart"/>
      <w:r w:rsidRPr="00D95462">
        <w:t>bigstatsr</w:t>
      </w:r>
      <w:proofErr w:type="spellEnd"/>
      <w:r w:rsidRPr="00D95462">
        <w:t>::</w:t>
      </w:r>
      <w:proofErr w:type="spellStart"/>
      <w:proofErr w:type="gramEnd"/>
      <w:r w:rsidRPr="00D95462">
        <w:t>big_</w:t>
      </w:r>
      <w:proofErr w:type="gramStart"/>
      <w:r w:rsidRPr="00D95462">
        <w:t>svd</w:t>
      </w:r>
      <w:proofErr w:type="spellEnd"/>
      <w:r w:rsidRPr="00D95462">
        <w:t>(</w:t>
      </w:r>
      <w:proofErr w:type="gramEnd"/>
      <w:r w:rsidRPr="00D95462">
        <w:t>) used just</w:t>
      </w:r>
    </w:p>
    <w:p w14:paraId="15249036" w14:textId="77777777" w:rsidR="00D95462" w:rsidRPr="00D95462" w:rsidRDefault="00D95462" w:rsidP="00D95462">
      <w:r w:rsidRPr="00D95462">
        <w:t xml:space="preserve">over 2000 Mb and </w:t>
      </w:r>
      <w:proofErr w:type="spellStart"/>
      <w:r w:rsidRPr="00D95462">
        <w:t>FastPCA</w:t>
      </w:r>
      <w:proofErr w:type="spellEnd"/>
      <w:r w:rsidRPr="00D95462">
        <w:t xml:space="preserve"> calculating the exact SVD matrices used 2986 Mb.</w:t>
      </w:r>
    </w:p>
    <w:p w14:paraId="36BD2356" w14:textId="77777777" w:rsidR="00D95462" w:rsidRPr="00D95462" w:rsidRDefault="00D95462" w:rsidP="00D95462">
      <w:r w:rsidRPr="00D95462">
        <w:rPr>
          <w:b/>
          <w:bCs/>
        </w:rPr>
        <w:t xml:space="preserve">Table 2: </w:t>
      </w:r>
      <w:r w:rsidRPr="00D95462">
        <w:t>Table 2: Memory usage for the calculation of singular value decomposition with different R</w:t>
      </w:r>
    </w:p>
    <w:p w14:paraId="11016B2B" w14:textId="77777777" w:rsidR="00D95462" w:rsidRPr="00D95462" w:rsidRDefault="00D95462" w:rsidP="00D95462">
      <w:r w:rsidRPr="00D95462">
        <w:t>packages and methods.</w:t>
      </w:r>
    </w:p>
    <w:p w14:paraId="7E790AB0" w14:textId="77777777" w:rsidR="00D95462" w:rsidRPr="00D95462" w:rsidRDefault="00D95462" w:rsidP="00D95462">
      <w:r w:rsidRPr="00D95462">
        <w:t>Method Memory (Mb)</w:t>
      </w:r>
    </w:p>
    <w:p w14:paraId="049BF961" w14:textId="77777777" w:rsidR="00D95462" w:rsidRPr="00D95462" w:rsidRDefault="00D95462" w:rsidP="00D95462">
      <w:proofErr w:type="spellStart"/>
      <w:r w:rsidRPr="00D95462">
        <w:t>FastPCA</w:t>
      </w:r>
      <w:proofErr w:type="spellEnd"/>
      <w:r w:rsidRPr="00D95462">
        <w:t xml:space="preserve"> (</w:t>
      </w:r>
      <w:proofErr w:type="spellStart"/>
      <w:r w:rsidRPr="00D95462">
        <w:t>rSVD</w:t>
      </w:r>
      <w:proofErr w:type="spellEnd"/>
      <w:r w:rsidRPr="00D95462">
        <w:t>) 321.4</w:t>
      </w:r>
    </w:p>
    <w:p w14:paraId="6EBAA007" w14:textId="77777777" w:rsidR="00D95462" w:rsidRPr="00D95462" w:rsidRDefault="00D95462" w:rsidP="00D95462">
      <w:proofErr w:type="spellStart"/>
      <w:r w:rsidRPr="00D95462">
        <w:t>FastPCA</w:t>
      </w:r>
      <w:proofErr w:type="spellEnd"/>
      <w:r w:rsidRPr="00D95462">
        <w:t xml:space="preserve"> (Exact) 2986</w:t>
      </w:r>
    </w:p>
    <w:p w14:paraId="089A29AD" w14:textId="77777777" w:rsidR="00D95462" w:rsidRPr="00D95462" w:rsidRDefault="00D95462" w:rsidP="00D95462">
      <w:r w:rsidRPr="00D95462">
        <w:t>IRLBA 886.2</w:t>
      </w:r>
    </w:p>
    <w:p w14:paraId="1D3D9283" w14:textId="77777777" w:rsidR="00D95462" w:rsidRPr="00D95462" w:rsidRDefault="00D95462" w:rsidP="00D95462">
      <w:proofErr w:type="spellStart"/>
      <w:r w:rsidRPr="00D95462">
        <w:t>PCAone</w:t>
      </w:r>
      <w:proofErr w:type="spellEnd"/>
      <w:r w:rsidRPr="00D95462">
        <w:t xml:space="preserve"> (alg1) 152.7</w:t>
      </w:r>
    </w:p>
    <w:p w14:paraId="5E2A7C10" w14:textId="77777777" w:rsidR="00D95462" w:rsidRPr="00D95462" w:rsidRDefault="00D95462" w:rsidP="00D95462">
      <w:proofErr w:type="spellStart"/>
      <w:r w:rsidRPr="00D95462">
        <w:t>PCAone</w:t>
      </w:r>
      <w:proofErr w:type="spellEnd"/>
      <w:r w:rsidRPr="00D95462">
        <w:t xml:space="preserve"> (alg2) 152.7</w:t>
      </w:r>
    </w:p>
    <w:p w14:paraId="1EE64ECD" w14:textId="77777777" w:rsidR="00D95462" w:rsidRPr="00D95462" w:rsidRDefault="00D95462" w:rsidP="00D95462">
      <w:proofErr w:type="spellStart"/>
      <w:r w:rsidRPr="00D95462">
        <w:t>bigstatsr</w:t>
      </w:r>
      <w:proofErr w:type="spellEnd"/>
      <w:r w:rsidRPr="00D95462">
        <w:t xml:space="preserve"> (Partial) 2001.5</w:t>
      </w:r>
    </w:p>
    <w:p w14:paraId="0469D1E9" w14:textId="77777777" w:rsidR="00D95462" w:rsidRPr="00D95462" w:rsidRDefault="00D95462" w:rsidP="00D95462">
      <w:proofErr w:type="spellStart"/>
      <w:r w:rsidRPr="00D95462">
        <w:t>bigstatsr</w:t>
      </w:r>
      <w:proofErr w:type="spellEnd"/>
      <w:r w:rsidRPr="00D95462">
        <w:t xml:space="preserve"> (random SVD) 163.1</w:t>
      </w:r>
    </w:p>
    <w:p w14:paraId="6AA69D67" w14:textId="77777777" w:rsidR="00D95462" w:rsidRPr="00D95462" w:rsidRDefault="00D95462" w:rsidP="00D95462">
      <w:r w:rsidRPr="00D95462">
        <w:t>Lastly, to assess the quality of the top singular values, we plotted the 100 derived values</w:t>
      </w:r>
    </w:p>
    <w:p w14:paraId="14F15662" w14:textId="77777777" w:rsidR="00D95462" w:rsidRPr="00D95462" w:rsidRDefault="00D95462" w:rsidP="00D95462">
      <w:r w:rsidRPr="00D95462">
        <w:t xml:space="preserve">from all methods against all others. Using the </w:t>
      </w:r>
      <w:proofErr w:type="spellStart"/>
      <w:r w:rsidRPr="00D95462">
        <w:t>irlba</w:t>
      </w:r>
      <w:proofErr w:type="spellEnd"/>
      <w:r w:rsidRPr="00D95462">
        <w:t xml:space="preserve"> as the comparator due to </w:t>
      </w:r>
      <w:proofErr w:type="spellStart"/>
      <w:r w:rsidRPr="00D95462">
        <w:t>it’s</w:t>
      </w:r>
      <w:proofErr w:type="spellEnd"/>
      <w:r w:rsidRPr="00D95462">
        <w:t xml:space="preserve"> common</w:t>
      </w:r>
    </w:p>
    <w:p w14:paraId="098B988A" w14:textId="77777777" w:rsidR="00D95462" w:rsidRPr="00D95462" w:rsidRDefault="00D95462" w:rsidP="00D95462">
      <w:r w:rsidRPr="00D95462">
        <w:t>use in workflows for deriving eigenvectors and eigenvalues, we observe that the exact</w:t>
      </w:r>
    </w:p>
    <w:p w14:paraId="4B679CAE" w14:textId="77777777" w:rsidR="00D95462" w:rsidRPr="00D95462" w:rsidRDefault="00D95462" w:rsidP="00D95462">
      <w:r w:rsidRPr="00D95462">
        <w:t xml:space="preserve">singular values from </w:t>
      </w:r>
      <w:proofErr w:type="spellStart"/>
      <w:r w:rsidRPr="00D95462">
        <w:t>FastPCA</w:t>
      </w:r>
      <w:proofErr w:type="spellEnd"/>
      <w:r w:rsidRPr="00D95462">
        <w:t xml:space="preserve"> are essentially identical, as are those from both </w:t>
      </w:r>
      <w:proofErr w:type="spellStart"/>
      <w:r w:rsidRPr="00D95462">
        <w:t>bigstatsr</w:t>
      </w:r>
      <w:proofErr w:type="spellEnd"/>
    </w:p>
    <w:p w14:paraId="60F2A20A" w14:textId="77777777" w:rsidR="00D95462" w:rsidRPr="00D95462" w:rsidRDefault="00D95462" w:rsidP="00D95462">
      <w:r w:rsidRPr="00D95462">
        <w:t xml:space="preserve">methods (Figure 1). </w:t>
      </w:r>
      <w:proofErr w:type="spellStart"/>
      <w:r w:rsidRPr="00D95462">
        <w:t>FastPCA</w:t>
      </w:r>
      <w:proofErr w:type="spellEnd"/>
      <w:r w:rsidRPr="00D95462">
        <w:t xml:space="preserve"> using the randomized singular vector approach showed</w:t>
      </w:r>
    </w:p>
    <w:p w14:paraId="573F49E0" w14:textId="77777777" w:rsidR="00D95462" w:rsidRPr="00D95462" w:rsidRDefault="00D95462" w:rsidP="00D95462">
      <w:r w:rsidRPr="00D95462">
        <w:t>slight deviation in the lower end singular values, though, still maintained high similarity</w:t>
      </w:r>
    </w:p>
    <w:p w14:paraId="3201F3F6" w14:textId="77777777" w:rsidR="00D95462" w:rsidRPr="00D95462" w:rsidRDefault="00D95462" w:rsidP="00D95462">
      <w:r w:rsidRPr="00D95462">
        <w:t xml:space="preserve">to the exact approach. </w:t>
      </w:r>
      <w:proofErr w:type="spellStart"/>
      <w:r w:rsidRPr="00D95462">
        <w:t>PCAone</w:t>
      </w:r>
      <w:proofErr w:type="spellEnd"/>
      <w:r w:rsidRPr="00D95462">
        <w:t xml:space="preserve"> with “alg1” also showed a slight deviation from IRLBA</w:t>
      </w:r>
    </w:p>
    <w:p w14:paraId="0FF8F930" w14:textId="77777777" w:rsidR="00D95462" w:rsidRPr="00D95462" w:rsidRDefault="00D95462" w:rsidP="00D95462">
      <w:r w:rsidRPr="00D95462">
        <w:t>while maintaining the main dimensions’ singular values.</w:t>
      </w:r>
    </w:p>
    <w:p w14:paraId="5D7C7197" w14:textId="77777777" w:rsidR="00D95462" w:rsidRPr="00D95462" w:rsidRDefault="00D95462" w:rsidP="00D95462">
      <w:pPr>
        <w:rPr>
          <w:b/>
          <w:bCs/>
        </w:rPr>
      </w:pPr>
      <w:r w:rsidRPr="00D95462">
        <w:rPr>
          <w:b/>
          <w:bCs/>
        </w:rPr>
        <w:t>Acknowledgements</w:t>
      </w:r>
    </w:p>
    <w:p w14:paraId="0A1E8ED1" w14:textId="77777777" w:rsidR="00D95462" w:rsidRPr="00D95462" w:rsidRDefault="00D95462" w:rsidP="00D95462">
      <w:r w:rsidRPr="00D95462">
        <w:t xml:space="preserve">We would like to thank Dr. Oscar Ospina for his testing of the </w:t>
      </w:r>
      <w:proofErr w:type="spellStart"/>
      <w:r w:rsidRPr="00D95462">
        <w:t>FastPCA</w:t>
      </w:r>
      <w:proofErr w:type="spellEnd"/>
      <w:r w:rsidRPr="00D95462">
        <w:t xml:space="preserve"> in a </w:t>
      </w:r>
      <w:proofErr w:type="gramStart"/>
      <w:r w:rsidRPr="00D95462">
        <w:t>single-cell</w:t>
      </w:r>
      <w:proofErr w:type="gramEnd"/>
    </w:p>
    <w:p w14:paraId="7688C858" w14:textId="51599D0D" w:rsidR="00D95462" w:rsidRDefault="00D95462" w:rsidP="00D95462">
      <w:r w:rsidRPr="00D95462">
        <w:t xml:space="preserve">workflow to validate </w:t>
      </w:r>
      <w:proofErr w:type="gramStart"/>
      <w:r w:rsidRPr="00D95462">
        <w:t>it’s</w:t>
      </w:r>
      <w:proofErr w:type="gramEnd"/>
      <w:r w:rsidRPr="00D95462">
        <w:t xml:space="preserve"> similarity to values derived from Seurat.</w:t>
      </w:r>
    </w:p>
    <w:sectPr w:rsidR="00D9546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Hayes, Mitchell T">
    <w15:presenceInfo w15:providerId="AD" w15:userId="S::Mitchell.Hayes@moffitt.org::aa5f544b-d47c-4d81-87da-ea58416c69a1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trackRevision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5462"/>
    <w:rsid w:val="007A2F30"/>
    <w:rsid w:val="00A534FA"/>
    <w:rsid w:val="00B30D6E"/>
    <w:rsid w:val="00D954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087253"/>
  <w15:chartTrackingRefBased/>
  <w15:docId w15:val="{752DCBC7-00BF-4FF6-B2E3-4821F7DCA6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54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54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54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54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54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54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54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54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54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54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54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54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546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546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54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54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54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54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54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54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54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54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54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54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54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546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54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546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546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9546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95462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D9546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D9546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D95462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9546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95462"/>
    <w:rPr>
      <w:b/>
      <w:bCs/>
      <w:sz w:val="20"/>
      <w:szCs w:val="20"/>
    </w:rPr>
  </w:style>
  <w:style w:type="paragraph" w:styleId="Revision">
    <w:name w:val="Revision"/>
    <w:hidden/>
    <w:uiPriority w:val="99"/>
    <w:semiHidden/>
    <w:rsid w:val="00D95462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1/relationships/people" Target="people.xml"/><Relationship Id="rId5" Type="http://schemas.openxmlformats.org/officeDocument/2006/relationships/fontTable" Target="fontTable.xml"/><Relationship Id="rId4" Type="http://schemas.openxmlformats.org/officeDocument/2006/relationships/hyperlink" Target="https://acsoupir.github.io/FastPCA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5</Pages>
  <Words>1213</Words>
  <Characters>6917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Hayes, Mitchell T</dc:creator>
  <cp:keywords/>
  <dc:description/>
  <cp:lastModifiedBy>Hayes, Mitchell T</cp:lastModifiedBy>
  <cp:revision>1</cp:revision>
  <dcterms:created xsi:type="dcterms:W3CDTF">2025-10-15T10:13:00Z</dcterms:created>
  <dcterms:modified xsi:type="dcterms:W3CDTF">2025-10-15T10:37:00Z</dcterms:modified>
</cp:coreProperties>
</file>